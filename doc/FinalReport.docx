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 xml:space="preserve">Seth </w:t>
            </w:r>
            <w:proofErr w:type="spellStart"/>
            <w:r>
              <w:rPr>
                <w:sz w:val="22"/>
              </w:rPr>
              <w:t>Lanante</w:t>
            </w:r>
            <w:proofErr w:type="spellEnd"/>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bookmarkStart w:id="0" w:name="_Hlk59041417"/>
            <w:r>
              <w:rPr>
                <w:sz w:val="22"/>
              </w:rPr>
              <w:t xml:space="preserve">Yevgeniy </w:t>
            </w:r>
            <w:proofErr w:type="spellStart"/>
            <w:r>
              <w:rPr>
                <w:sz w:val="22"/>
              </w:rPr>
              <w:t>Diriyenko</w:t>
            </w:r>
            <w:proofErr w:type="spellEnd"/>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bookmarkEnd w:id="0"/>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1" w:name="_Toc346509227"/>
      <w:bookmarkStart w:id="2" w:name="_Toc346508952"/>
      <w:bookmarkStart w:id="3" w:name="_Toc346508722"/>
      <w:bookmarkStart w:id="4" w:name="_Toc344879822"/>
      <w:bookmarkStart w:id="5" w:name="_Toc344877432"/>
      <w:bookmarkStart w:id="6" w:name="_Toc226963025"/>
      <w:bookmarkStart w:id="7" w:name="_Toc226960930"/>
      <w:bookmarkStart w:id="8" w:name="_Toc113291685"/>
      <w:bookmarkStart w:id="9" w:name="_Toc111117822"/>
      <w:bookmarkStart w:id="10" w:name="_Toc111014886"/>
      <w:bookmarkStart w:id="11" w:name="_Toc108287587"/>
      <w:bookmarkStart w:id="12" w:name="_Toc107858829"/>
      <w:bookmarkEnd w:id="1"/>
      <w:bookmarkEnd w:id="2"/>
      <w:bookmarkEnd w:id="3"/>
      <w:bookmarkEnd w:id="4"/>
      <w:bookmarkEnd w:id="5"/>
      <w:r>
        <w:rPr>
          <w:rFonts w:ascii="Arial" w:hAnsi="Arial"/>
          <w:color w:val="FFFFFF"/>
        </w:rPr>
        <w:t>Content</w:t>
      </w:r>
      <w:bookmarkEnd w:id="6"/>
      <w:bookmarkEnd w:id="7"/>
      <w:bookmarkEnd w:id="8"/>
      <w:bookmarkEnd w:id="9"/>
      <w:bookmarkEnd w:id="10"/>
      <w:bookmarkEnd w:id="11"/>
      <w:bookmarkEnd w:id="12"/>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A4661B">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3" w:name="_Toc108287589"/>
      <w:bookmarkEnd w:id="13"/>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4" w:name="_Toc226963026"/>
      <w:bookmarkStart w:id="15" w:name="_Toc439994665"/>
      <w:r>
        <w:rPr>
          <w:rFonts w:ascii="Arial" w:hAnsi="Arial"/>
          <w:color w:val="FFFFFF"/>
        </w:rPr>
        <w:lastRenderedPageBreak/>
        <w:t>Introduction</w:t>
      </w:r>
      <w:bookmarkEnd w:id="14"/>
      <w:bookmarkEnd w:id="15"/>
    </w:p>
    <w:p w14:paraId="4B86F666" w14:textId="77777777" w:rsidR="003238FA" w:rsidRDefault="003238FA" w:rsidP="003238FA">
      <w:pPr>
        <w:pStyle w:val="Heading2"/>
        <w:numPr>
          <w:ilvl w:val="1"/>
          <w:numId w:val="3"/>
        </w:numPr>
      </w:pPr>
      <w:bookmarkStart w:id="16" w:name="_Toc226963027"/>
      <w:r>
        <w:rPr>
          <w:rFonts w:ascii="Arial" w:hAnsi="Arial"/>
        </w:rPr>
        <w:t>Project Overview</w:t>
      </w:r>
      <w:bookmarkEnd w:id="16"/>
      <w:r>
        <w:rPr>
          <w:rFonts w:ascii="Arial" w:hAnsi="Arial"/>
        </w:rPr>
        <w:t xml:space="preserve"> </w:t>
      </w:r>
    </w:p>
    <w:p w14:paraId="13A77D9A" w14:textId="77777777" w:rsidR="003238FA" w:rsidRPr="007474DC" w:rsidRDefault="003238FA" w:rsidP="003238FA">
      <w:pPr>
        <w:pStyle w:val="template"/>
        <w:jc w:val="both"/>
        <w:rPr>
          <w:i w:val="0"/>
          <w:iCs w:val="0"/>
        </w:rPr>
      </w:pPr>
      <w:r>
        <w:rPr>
          <w:i w:val="0"/>
          <w:iCs w:val="0"/>
        </w:rPr>
        <w:t>This project is an animal database that a user can either make an account to log in so that they can create and interact with the animal or browse as a guest to view the animals. The logged in user will also be able to play with and feed the animals. When looking at a list of animals you should be able to sort the listed animals by one of the fields used to make the animal. We will just do a sequence diagram for this project.</w:t>
      </w:r>
    </w:p>
    <w:p w14:paraId="1B8A288E" w14:textId="77777777" w:rsidR="003238FA" w:rsidRDefault="003238FA" w:rsidP="003238FA">
      <w:pPr>
        <w:pStyle w:val="Heading2"/>
        <w:numPr>
          <w:ilvl w:val="1"/>
          <w:numId w:val="3"/>
        </w:numPr>
      </w:pPr>
      <w:bookmarkStart w:id="17" w:name="_Toc439994668"/>
      <w:bookmarkStart w:id="18" w:name="_Toc226963028"/>
      <w:bookmarkEnd w:id="17"/>
      <w:r>
        <w:rPr>
          <w:rFonts w:ascii="Arial" w:hAnsi="Arial"/>
        </w:rPr>
        <w:t>Definitions, Acronyms and Abbreviations</w:t>
      </w:r>
      <w:bookmarkEnd w:id="18"/>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 xml:space="preserve">Unified Modeling Language, used to create visuals of how systems </w:t>
            </w:r>
            <w:proofErr w:type="gramStart"/>
            <w:r>
              <w:rPr>
                <w:rFonts w:ascii="Arial" w:hAnsi="Arial" w:cs="Arial"/>
                <w:sz w:val="22"/>
                <w:szCs w:val="22"/>
              </w:rPr>
              <w:t>works..</w:t>
            </w:r>
            <w:proofErr w:type="gramEnd"/>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9" w:name="_Toc4399946681"/>
      <w:bookmarkStart w:id="20" w:name="_Toc439994672"/>
      <w:bookmarkStart w:id="21" w:name="_Toc226963029"/>
      <w:bookmarkEnd w:id="19"/>
      <w:r>
        <w:rPr>
          <w:rFonts w:ascii="Arial" w:hAnsi="Arial"/>
        </w:rPr>
        <w:t>References</w:t>
      </w:r>
      <w:bookmarkEnd w:id="20"/>
      <w:r>
        <w:rPr>
          <w:rFonts w:ascii="Arial" w:hAnsi="Arial"/>
        </w:rPr>
        <w:t xml:space="preserve"> and Acknowledgments</w:t>
      </w:r>
      <w:bookmarkEnd w:id="21"/>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6E092E19" w:rsidR="00BE4A23" w:rsidRDefault="00BE4A23">
      <w:pPr>
        <w:pStyle w:val="template"/>
        <w:jc w:val="both"/>
      </w:pPr>
    </w:p>
    <w:p w14:paraId="6E24B534" w14:textId="564F5E0D" w:rsidR="00BE4A23" w:rsidRDefault="00BE4A23">
      <w:pPr>
        <w:pStyle w:val="template"/>
        <w:jc w:val="both"/>
      </w:pPr>
    </w:p>
    <w:p w14:paraId="11486C54" w14:textId="49F3461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2" w:name="_Toc226963030"/>
      <w:r>
        <w:rPr>
          <w:rFonts w:ascii="Arial" w:hAnsi="Arial"/>
          <w:color w:val="FFFFFF"/>
        </w:rPr>
        <w:t>Design</w:t>
      </w:r>
      <w:bookmarkEnd w:id="22"/>
    </w:p>
    <w:p w14:paraId="22707D4D" w14:textId="6D6B6D40" w:rsidR="00BE4A23" w:rsidRDefault="00A124BA">
      <w:pPr>
        <w:pStyle w:val="Heading2"/>
        <w:numPr>
          <w:ilvl w:val="1"/>
          <w:numId w:val="2"/>
        </w:numPr>
        <w:rPr>
          <w:ins w:id="23" w:author="John Stevenson" w:date="2020-12-16T20:53:00Z"/>
          <w:rFonts w:ascii="Arial" w:hAnsi="Arial"/>
        </w:rPr>
      </w:pPr>
      <w:bookmarkStart w:id="24" w:name="_Toc226963031"/>
      <w:r>
        <w:rPr>
          <w:rFonts w:ascii="Arial" w:hAnsi="Arial"/>
        </w:rPr>
        <w:t>System Modeling</w:t>
      </w:r>
      <w:bookmarkEnd w:id="24"/>
    </w:p>
    <w:p w14:paraId="675B4045" w14:textId="6A43E599" w:rsidR="00DD26BE" w:rsidRPr="00DD26BE" w:rsidRDefault="00DD26BE" w:rsidP="00DD26BE">
      <w:pPr>
        <w:pStyle w:val="ListParagraph"/>
        <w:numPr>
          <w:ilvl w:val="0"/>
          <w:numId w:val="2"/>
        </w:numPr>
        <w:spacing w:line="240" w:lineRule="auto"/>
        <w:jc w:val="center"/>
        <w:rPr>
          <w:ins w:id="25" w:author="John Stevenson" w:date="2020-12-16T21:27:00Z"/>
          <w:rFonts w:ascii="Times New Roman" w:eastAsia="Times New Roman" w:hAnsi="Times New Roman" w:cs="Times New Roman"/>
          <w:lang w:bidi="ar-SA"/>
        </w:rPr>
      </w:pPr>
      <w:ins w:id="26" w:author="John Stevenson" w:date="2020-12-16T21:27:00Z">
        <w:r w:rsidRPr="00DD26BE">
          <w:rPr>
            <w:noProof/>
            <w:bdr w:val="none" w:sz="0" w:space="0" w:color="auto" w:frame="1"/>
            <w:lang w:bidi="ar-SA"/>
          </w:rPr>
          <w:drawing>
            <wp:inline distT="0" distB="0" distL="0" distR="0" wp14:anchorId="67795997" wp14:editId="5D88F5A0">
              <wp:extent cx="3931920" cy="4015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ins>
    </w:p>
    <w:p w14:paraId="32BD8643" w14:textId="41FA1367" w:rsidR="00DD26BE" w:rsidRPr="00DD26BE" w:rsidRDefault="00DD26BE" w:rsidP="00DD26BE">
      <w:pPr>
        <w:pStyle w:val="ListParagraph"/>
        <w:numPr>
          <w:ilvl w:val="0"/>
          <w:numId w:val="2"/>
        </w:numPr>
        <w:spacing w:line="240" w:lineRule="auto"/>
        <w:jc w:val="center"/>
        <w:rPr>
          <w:ins w:id="27" w:author="John Stevenson" w:date="2020-12-16T21:27:00Z"/>
          <w:rFonts w:ascii="Times New Roman" w:eastAsia="Times New Roman" w:hAnsi="Times New Roman" w:cs="Times New Roman"/>
          <w:lang w:bidi="ar-SA"/>
        </w:rPr>
      </w:pPr>
      <w:ins w:id="28" w:author="John Stevenson" w:date="2020-12-16T21:27:00Z">
        <w:r w:rsidRPr="00DD26BE">
          <w:rPr>
            <w:noProof/>
            <w:bdr w:val="none" w:sz="0" w:space="0" w:color="auto" w:frame="1"/>
            <w:lang w:bidi="ar-SA"/>
          </w:rPr>
          <w:lastRenderedPageBreak/>
          <w:drawing>
            <wp:inline distT="0" distB="0" distL="0" distR="0" wp14:anchorId="356EDDC8" wp14:editId="6AF7DD84">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ins>
    </w:p>
    <w:p w14:paraId="2BD48119" w14:textId="750D4943" w:rsidR="00DD26BE" w:rsidRPr="00DD26BE" w:rsidRDefault="00DD26BE" w:rsidP="00DD26BE">
      <w:pPr>
        <w:pStyle w:val="ListParagraph"/>
        <w:numPr>
          <w:ilvl w:val="0"/>
          <w:numId w:val="2"/>
        </w:numPr>
        <w:spacing w:line="240" w:lineRule="auto"/>
        <w:jc w:val="center"/>
        <w:rPr>
          <w:ins w:id="29" w:author="John Stevenson" w:date="2020-12-16T21:27:00Z"/>
          <w:rFonts w:ascii="Times New Roman" w:eastAsia="Times New Roman" w:hAnsi="Times New Roman" w:cs="Times New Roman"/>
          <w:lang w:bidi="ar-SA"/>
        </w:rPr>
      </w:pPr>
      <w:ins w:id="30" w:author="John Stevenson" w:date="2020-12-16T21:27:00Z">
        <w:r w:rsidRPr="00DD26BE">
          <w:rPr>
            <w:noProof/>
            <w:bdr w:val="none" w:sz="0" w:space="0" w:color="auto" w:frame="1"/>
            <w:lang w:bidi="ar-SA"/>
          </w:rPr>
          <w:lastRenderedPageBreak/>
          <w:drawing>
            <wp:inline distT="0" distB="0" distL="0" distR="0" wp14:anchorId="793F1905" wp14:editId="446F188A">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ins>
    </w:p>
    <w:p w14:paraId="12695DDF" w14:textId="0E9F29A8" w:rsidR="00DD26BE" w:rsidRPr="00DD26BE" w:rsidRDefault="00DD26BE" w:rsidP="00DD26BE">
      <w:pPr>
        <w:pStyle w:val="ListParagraph"/>
        <w:numPr>
          <w:ilvl w:val="0"/>
          <w:numId w:val="2"/>
        </w:numPr>
        <w:spacing w:line="240" w:lineRule="auto"/>
        <w:jc w:val="center"/>
        <w:rPr>
          <w:ins w:id="31" w:author="John Stevenson" w:date="2020-12-16T21:27:00Z"/>
          <w:rFonts w:ascii="Times New Roman" w:eastAsia="Times New Roman" w:hAnsi="Times New Roman" w:cs="Times New Roman"/>
          <w:lang w:bidi="ar-SA"/>
        </w:rPr>
      </w:pPr>
      <w:ins w:id="32" w:author="John Stevenson" w:date="2020-12-16T21:27:00Z">
        <w:r w:rsidRPr="00DD26BE">
          <w:rPr>
            <w:noProof/>
            <w:bdr w:val="none" w:sz="0" w:space="0" w:color="auto" w:frame="1"/>
            <w:lang w:bidi="ar-SA"/>
          </w:rPr>
          <w:drawing>
            <wp:inline distT="0" distB="0" distL="0" distR="0" wp14:anchorId="04AFCD15" wp14:editId="14CCC49B">
              <wp:extent cx="1402080" cy="2164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ins>
    </w:p>
    <w:p w14:paraId="49FBEE15" w14:textId="4E123F67" w:rsidR="008A573A" w:rsidRDefault="008A573A" w:rsidP="008A573A">
      <w:pPr>
        <w:rPr>
          <w:ins w:id="33" w:author="John Stevenson" w:date="2020-12-16T21:08:00Z"/>
        </w:rPr>
      </w:pPr>
    </w:p>
    <w:p w14:paraId="648CD674" w14:textId="0132B99E" w:rsidR="00C254EE" w:rsidRDefault="00C254EE" w:rsidP="008A573A">
      <w:pPr>
        <w:rPr>
          <w:ins w:id="34" w:author="John Stevenson" w:date="2020-12-16T21:08:00Z"/>
        </w:rPr>
      </w:pPr>
    </w:p>
    <w:p w14:paraId="12079773" w14:textId="41886FC4" w:rsidR="00C254EE" w:rsidRPr="008A573A" w:rsidRDefault="00C254EE" w:rsidP="008A573A">
      <w:pPr>
        <w:rPr>
          <w:rPrChange w:id="35" w:author="John Stevenson" w:date="2020-12-16T20:53:00Z">
            <w:rPr>
              <w:rFonts w:ascii="Arial" w:hAnsi="Arial"/>
            </w:rPr>
          </w:rPrChange>
        </w:rPr>
        <w:pPrChange w:id="36" w:author="John Stevenson" w:date="2020-12-16T20:53:00Z">
          <w:pPr>
            <w:pStyle w:val="Heading2"/>
            <w:numPr>
              <w:numId w:val="2"/>
            </w:numPr>
          </w:pPr>
        </w:pPrChange>
      </w:pPr>
    </w:p>
    <w:p w14:paraId="5083C1F2" w14:textId="6FDA1085" w:rsidR="00BE4A23" w:rsidDel="008A573A" w:rsidRDefault="00A124BA">
      <w:pPr>
        <w:pStyle w:val="template"/>
        <w:jc w:val="both"/>
        <w:rPr>
          <w:del w:id="37" w:author="John Stevenson" w:date="2020-12-16T20:52:00Z"/>
        </w:rPr>
      </w:pPr>
      <w:del w:id="38" w:author="John Stevenson" w:date="2020-12-16T20:52:00Z">
        <w:r w:rsidDel="008A573A">
          <w:delText>&lt;</w:delText>
        </w:r>
        <w:r w:rsidDel="008A573A">
          <w:rPr>
            <w:color w:val="0000FF"/>
          </w:rPr>
          <w:delText xml:space="preserve"> Update your UML diagrams in milestone 2, to reflect the real implementation of this software.</w:delText>
        </w:r>
        <w:r w:rsidDel="008A573A">
          <w:delText xml:space="preserve"> </w:delText>
        </w:r>
      </w:del>
    </w:p>
    <w:p w14:paraId="69B44BFC" w14:textId="1BB8BB26" w:rsidR="00BE4A23" w:rsidDel="008A573A" w:rsidRDefault="00BE4A23">
      <w:pPr>
        <w:pStyle w:val="template"/>
        <w:jc w:val="both"/>
        <w:rPr>
          <w:del w:id="39" w:author="John Stevenson" w:date="2020-12-16T20:52:00Z"/>
        </w:rPr>
      </w:pPr>
    </w:p>
    <w:p w14:paraId="44D3F20A" w14:textId="416296DB" w:rsidR="00BE4A23" w:rsidDel="008A573A" w:rsidRDefault="00A124BA">
      <w:pPr>
        <w:pStyle w:val="template"/>
        <w:jc w:val="both"/>
        <w:rPr>
          <w:del w:id="40" w:author="John Stevenson" w:date="2020-12-16T20:52:00Z"/>
        </w:rPr>
      </w:pPr>
      <w:del w:id="41" w:author="John Stevenson" w:date="2020-12-16T20:52:00Z">
        <w:r w:rsidDel="008A573A">
          <w:delText>TO DO: Provide an updated version of the UML diagrams, including use case diagrams, sequence (or state) diagrams, activities diagrams, and class diagrams. If you don’t have an updated version, just mention: “our implementation strictly follows the design document (milestone 2)”. &gt;</w:delText>
        </w:r>
      </w:del>
    </w:p>
    <w:p w14:paraId="2F6B5ABD" w14:textId="613E4EFA" w:rsidR="00E17AE3" w:rsidRPr="00E17AE3" w:rsidRDefault="00A124BA" w:rsidP="00E17AE3">
      <w:pPr>
        <w:pStyle w:val="Heading2"/>
        <w:numPr>
          <w:ilvl w:val="1"/>
          <w:numId w:val="2"/>
        </w:numPr>
        <w:rPr>
          <w:rFonts w:ascii="Arial" w:hAnsi="Arial"/>
        </w:rPr>
      </w:pPr>
      <w:bookmarkStart w:id="42" w:name="_Toc226963033"/>
      <w:r>
        <w:rPr>
          <w:rFonts w:ascii="Arial" w:hAnsi="Arial"/>
        </w:rPr>
        <w:t>Interface Design</w:t>
      </w:r>
      <w:bookmarkEnd w:id="42"/>
    </w:p>
    <w:p w14:paraId="3F7C22F7" w14:textId="77777777" w:rsidR="00E17AE3" w:rsidRDefault="00E17AE3" w:rsidP="00E17AE3">
      <w:pPr>
        <w:pStyle w:val="ListParagraph"/>
        <w:spacing w:line="240" w:lineRule="auto"/>
        <w:ind w:left="432"/>
        <w:rPr>
          <w:rFonts w:ascii="Times New Roman" w:eastAsia="Times New Roman" w:hAnsi="Times New Roman" w:cs="Times New Roman"/>
          <w:lang w:bidi="ar-SA"/>
        </w:rPr>
      </w:pPr>
      <w:r w:rsidRPr="00E17AE3">
        <w:rPr>
          <w:noProof/>
          <w:bdr w:val="none" w:sz="0" w:space="0" w:color="auto" w:frame="1"/>
          <w:lang w:bidi="ar-SA"/>
        </w:rPr>
        <w:drawing>
          <wp:inline distT="0" distB="0" distL="0" distR="0" wp14:anchorId="2CEAF539" wp14:editId="358709D5">
            <wp:extent cx="5943600" cy="31927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404AFA71" w14:textId="77777777" w:rsidR="00E17AE3" w:rsidRDefault="00E17AE3" w:rsidP="00E17AE3">
      <w:pPr>
        <w:pStyle w:val="ListParagraph"/>
        <w:spacing w:line="240" w:lineRule="auto"/>
        <w:ind w:left="432"/>
        <w:rPr>
          <w:rFonts w:ascii="Times New Roman" w:eastAsia="Times New Roman" w:hAnsi="Times New Roman" w:cs="Times New Roman"/>
          <w:lang w:bidi="ar-SA"/>
        </w:rPr>
      </w:pPr>
    </w:p>
    <w:p w14:paraId="04212148" w14:textId="60554C68" w:rsidR="00E17AE3" w:rsidRDefault="00E17AE3" w:rsidP="00E17AE3">
      <w:pPr>
        <w:pStyle w:val="ListParagraph"/>
        <w:spacing w:line="240" w:lineRule="auto"/>
        <w:ind w:left="432"/>
        <w:rPr>
          <w:rFonts w:ascii="Times New Roman" w:eastAsia="Times New Roman" w:hAnsi="Times New Roman" w:cs="Times New Roman"/>
          <w:lang w:bidi="ar-SA"/>
        </w:rPr>
      </w:pPr>
      <w:r w:rsidRPr="00E17AE3">
        <w:rPr>
          <w:noProof/>
          <w:bdr w:val="none" w:sz="0" w:space="0" w:color="auto" w:frame="1"/>
          <w:lang w:bidi="ar-SA"/>
        </w:rPr>
        <w:drawing>
          <wp:inline distT="0" distB="0" distL="0" distR="0" wp14:anchorId="4CCE5596" wp14:editId="37C0CF1C">
            <wp:extent cx="5943600" cy="3192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Pr>
          <w:rFonts w:ascii="Times New Roman" w:eastAsia="Times New Roman" w:hAnsi="Times New Roman" w:cs="Times New Roman"/>
          <w:lang w:bidi="ar-SA"/>
        </w:rPr>
        <w:t>sad</w:t>
      </w:r>
    </w:p>
    <w:p w14:paraId="0FB69E53" w14:textId="00DBDA2B" w:rsidR="00E17AE3" w:rsidRPr="00E17AE3" w:rsidRDefault="00E17AE3" w:rsidP="00E17AE3">
      <w:pPr>
        <w:pStyle w:val="ListParagraph"/>
        <w:spacing w:line="240" w:lineRule="auto"/>
        <w:ind w:left="432"/>
        <w:rPr>
          <w:rFonts w:ascii="Times New Roman" w:eastAsia="Times New Roman" w:hAnsi="Times New Roman" w:cs="Times New Roman"/>
          <w:lang w:bidi="ar-SA"/>
        </w:rPr>
      </w:pPr>
      <w:r w:rsidRPr="00E17AE3">
        <w:rPr>
          <w:noProof/>
          <w:bdr w:val="none" w:sz="0" w:space="0" w:color="auto" w:frame="1"/>
          <w:lang w:bidi="ar-SA"/>
        </w:rPr>
        <w:lastRenderedPageBreak/>
        <w:drawing>
          <wp:inline distT="0" distB="0" distL="0" distR="0" wp14:anchorId="22B63914" wp14:editId="7CE697F2">
            <wp:extent cx="5943600" cy="31927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43B88916" wp14:editId="7CE04B61">
            <wp:extent cx="5943600" cy="3192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196FDC26" wp14:editId="15756D2B">
            <wp:extent cx="5943600" cy="31927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735D5865" wp14:editId="2CA40E19">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5F151C8A" wp14:editId="44CD0ED7">
            <wp:extent cx="5943600" cy="31927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47F4D218" wp14:editId="02A4308A">
            <wp:extent cx="5943600" cy="3185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162CB525" wp14:editId="2F1180EE">
            <wp:extent cx="5943600" cy="3192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4C2DF86D" wp14:editId="0FFF291F">
            <wp:extent cx="5943600" cy="3192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1AA038FA" wp14:editId="139C9724">
            <wp:extent cx="5943600" cy="3192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D6FEA8D" w14:textId="620B5D3C" w:rsidR="00BE4A23" w:rsidRPr="00E17AE3" w:rsidRDefault="00BE4A23">
      <w:pPr>
        <w:pStyle w:val="template"/>
      </w:pPr>
    </w:p>
    <w:p w14:paraId="2986054E" w14:textId="77777777" w:rsidR="00BE4A23" w:rsidRDefault="00BE4A23">
      <w:pPr>
        <w:pStyle w:val="template"/>
      </w:pPr>
    </w:p>
    <w:p w14:paraId="15865243" w14:textId="2BD4120E" w:rsidR="00BE4A23" w:rsidRDefault="00BE4A23">
      <w:pPr>
        <w:pStyle w:val="template"/>
      </w:pPr>
    </w:p>
    <w:p w14:paraId="5D0E8E68" w14:textId="77777777" w:rsidR="00BE4A23" w:rsidRDefault="00BE4A23">
      <w:pPr>
        <w:pStyle w:val="template"/>
      </w:pPr>
    </w:p>
    <w:p w14:paraId="127A2338" w14:textId="77777777" w:rsidR="00BE4A23" w:rsidRDefault="00BE4A23">
      <w:pPr>
        <w:pStyle w:val="template"/>
      </w:pPr>
    </w:p>
    <w:p w14:paraId="72A5E359" w14:textId="18AC4D49" w:rsidR="00BE4A23" w:rsidRDefault="00BE4A23">
      <w:pPr>
        <w:pStyle w:val="template"/>
      </w:pPr>
    </w:p>
    <w:p w14:paraId="610FBC86" w14:textId="77777777" w:rsidR="00BE4A23" w:rsidRDefault="00BE4A23">
      <w:pPr>
        <w:pStyle w:val="template"/>
      </w:pPr>
    </w:p>
    <w:p w14:paraId="33C04FCD" w14:textId="77777777" w:rsidR="00BE4A23" w:rsidRDefault="00BE4A23">
      <w:pPr>
        <w:pStyle w:val="template"/>
      </w:pPr>
    </w:p>
    <w:p w14:paraId="73C22D42" w14:textId="77777777" w:rsidR="00BE4A23" w:rsidRDefault="00BE4A23">
      <w:pPr>
        <w:pStyle w:val="template"/>
      </w:pPr>
    </w:p>
    <w:p w14:paraId="7B4F293F" w14:textId="77777777" w:rsidR="00BE4A23" w:rsidRDefault="00BE4A23">
      <w:pPr>
        <w:pStyle w:val="template"/>
      </w:pPr>
    </w:p>
    <w:p w14:paraId="26EE41DC" w14:textId="77777777" w:rsidR="00BE4A23" w:rsidRDefault="00BE4A23">
      <w:pPr>
        <w:pStyle w:val="template"/>
      </w:pPr>
    </w:p>
    <w:p w14:paraId="1D616506" w14:textId="77777777" w:rsidR="00BE4A23" w:rsidRDefault="00BE4A23">
      <w:pPr>
        <w:pStyle w:val="template"/>
      </w:pPr>
    </w:p>
    <w:p w14:paraId="3C6D5153" w14:textId="77777777" w:rsidR="00BE4A23" w:rsidRDefault="00BE4A23">
      <w:pPr>
        <w:pStyle w:val="template"/>
      </w:pPr>
    </w:p>
    <w:p w14:paraId="48D5B531" w14:textId="77777777" w:rsidR="00BE4A23" w:rsidRDefault="00BE4A23">
      <w:pPr>
        <w:pStyle w:val="template"/>
      </w:pPr>
    </w:p>
    <w:p w14:paraId="4995030D" w14:textId="77777777" w:rsidR="00BE4A23" w:rsidRDefault="00BE4A23">
      <w:pPr>
        <w:pStyle w:val="template"/>
      </w:pPr>
    </w:p>
    <w:p w14:paraId="74A2D2ED" w14:textId="77777777"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77777777" w:rsidR="00BE4A23" w:rsidRDefault="00BE4A23">
      <w:pPr>
        <w:pStyle w:val="template"/>
      </w:pPr>
    </w:p>
    <w:p w14:paraId="362998B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43" w:name="_Toc226963034"/>
      <w:r>
        <w:rPr>
          <w:rFonts w:ascii="Arial" w:hAnsi="Arial"/>
          <w:color w:val="FFFFFF"/>
        </w:rPr>
        <w:lastRenderedPageBreak/>
        <w:t>Implementation</w:t>
      </w:r>
      <w:bookmarkEnd w:id="43"/>
    </w:p>
    <w:p w14:paraId="74D472B4" w14:textId="77777777" w:rsidR="00BE4A23" w:rsidRDefault="00A124BA">
      <w:pPr>
        <w:pStyle w:val="Heading2"/>
        <w:numPr>
          <w:ilvl w:val="1"/>
          <w:numId w:val="2"/>
        </w:numPr>
        <w:rPr>
          <w:rFonts w:ascii="Arial" w:hAnsi="Arial"/>
        </w:rPr>
      </w:pPr>
      <w:bookmarkStart w:id="44" w:name="_Toc226963035"/>
      <w:r>
        <w:rPr>
          <w:rFonts w:ascii="Arial" w:hAnsi="Arial"/>
        </w:rPr>
        <w:t>Development Environment</w:t>
      </w:r>
      <w:bookmarkEnd w:id="44"/>
    </w:p>
    <w:p w14:paraId="067A2848" w14:textId="27EF6391" w:rsidR="00BE4A23" w:rsidRDefault="00BF1FB6">
      <w:pPr>
        <w:pStyle w:val="template"/>
        <w:jc w:val="both"/>
      </w:pPr>
      <w:r>
        <w:t xml:space="preserve">During development, </w:t>
      </w:r>
      <w:proofErr w:type="gramStart"/>
      <w:r>
        <w:t>the majority of</w:t>
      </w:r>
      <w:proofErr w:type="gramEnd"/>
      <w:r>
        <w:t xml:space="preserve"> coding was done in IntelliJ IDEA and Notepad+. We used </w:t>
      </w:r>
      <w:proofErr w:type="spellStart"/>
      <w:r>
        <w:t>Github</w:t>
      </w:r>
      <w:proofErr w:type="spellEnd"/>
      <w:r>
        <w:t xml:space="preserve"> as our version control system as well as </w:t>
      </w:r>
      <w:proofErr w:type="spellStart"/>
      <w:r>
        <w:t>ESLint</w:t>
      </w:r>
      <w:proofErr w:type="spellEnd"/>
      <w:r>
        <w:t xml:space="preserve"> as a syntax checker. </w:t>
      </w:r>
    </w:p>
    <w:p w14:paraId="176813A5" w14:textId="77777777" w:rsidR="00BE4A23" w:rsidRDefault="00BE4A23">
      <w:pPr>
        <w:pStyle w:val="template"/>
        <w:rPr>
          <w:i w:val="0"/>
        </w:rPr>
      </w:pPr>
    </w:p>
    <w:p w14:paraId="0EC67158" w14:textId="77777777" w:rsidR="00BE4A23" w:rsidRDefault="00A124BA">
      <w:pPr>
        <w:pStyle w:val="Heading2"/>
        <w:numPr>
          <w:ilvl w:val="1"/>
          <w:numId w:val="2"/>
        </w:numPr>
        <w:rPr>
          <w:rFonts w:ascii="Arial" w:hAnsi="Arial"/>
        </w:rPr>
      </w:pPr>
      <w:bookmarkStart w:id="45" w:name="_Toc226963036"/>
      <w:r>
        <w:rPr>
          <w:rFonts w:ascii="Arial" w:hAnsi="Arial"/>
        </w:rPr>
        <w:t>Task Distribution</w:t>
      </w:r>
      <w:bookmarkEnd w:id="45"/>
    </w:p>
    <w:p w14:paraId="459DE35B" w14:textId="32A2D253" w:rsidR="00BE4A23" w:rsidRDefault="00BF1FB6">
      <w:pPr>
        <w:rPr>
          <w:rFonts w:ascii="Arial" w:hAnsi="Arial"/>
          <w:i/>
          <w:sz w:val="22"/>
        </w:rPr>
      </w:pPr>
      <w:r>
        <w:rPr>
          <w:rFonts w:ascii="Arial" w:hAnsi="Arial"/>
          <w:i/>
          <w:sz w:val="22"/>
        </w:rPr>
        <w:t>Design and implementation of Create Animal Page -&gt; John Stevenson</w:t>
      </w:r>
    </w:p>
    <w:p w14:paraId="2B6B86E1" w14:textId="6DB4FE10" w:rsidR="00BF1FB6" w:rsidRDefault="00BF1FB6">
      <w:pPr>
        <w:rPr>
          <w:rFonts w:ascii="Arial" w:hAnsi="Arial"/>
          <w:i/>
          <w:sz w:val="22"/>
        </w:rPr>
      </w:pPr>
      <w:r>
        <w:rPr>
          <w:rFonts w:ascii="Arial" w:hAnsi="Arial"/>
          <w:i/>
          <w:sz w:val="22"/>
        </w:rPr>
        <w:t>Implementation of animal database and temporary storage -&gt; John Stevenson</w:t>
      </w:r>
    </w:p>
    <w:p w14:paraId="5383A8A4" w14:textId="22040F7B" w:rsidR="004F3B30" w:rsidRDefault="004F3B30">
      <w:pPr>
        <w:rPr>
          <w:rFonts w:ascii="Arial" w:hAnsi="Arial"/>
          <w:i/>
          <w:sz w:val="22"/>
        </w:rPr>
      </w:pPr>
      <w:r>
        <w:rPr>
          <w:rFonts w:ascii="Arial" w:hAnsi="Arial"/>
          <w:i/>
          <w:sz w:val="22"/>
        </w:rPr>
        <w:t>Design of activity diagrams -&gt; John Stevenson</w:t>
      </w:r>
    </w:p>
    <w:p w14:paraId="78FD64A1" w14:textId="2C0A77D7" w:rsidR="00BF1FB6" w:rsidRDefault="00BF1FB6">
      <w:pPr>
        <w:rPr>
          <w:rFonts w:ascii="Arial" w:hAnsi="Arial"/>
          <w:i/>
          <w:sz w:val="22"/>
        </w:rPr>
      </w:pPr>
    </w:p>
    <w:p w14:paraId="28A4369E" w14:textId="5E8E37D6" w:rsidR="00BF1FB6" w:rsidRDefault="00BF1FB6">
      <w:pPr>
        <w:rPr>
          <w:rFonts w:ascii="Arial" w:hAnsi="Arial"/>
          <w:i/>
          <w:sz w:val="22"/>
        </w:rPr>
      </w:pPr>
      <w:r>
        <w:rPr>
          <w:rFonts w:ascii="Arial" w:hAnsi="Arial"/>
          <w:i/>
          <w:sz w:val="22"/>
        </w:rPr>
        <w:t>Design and implementation of Login page -&gt; Vinh Duong</w:t>
      </w:r>
    </w:p>
    <w:p w14:paraId="1100F20C" w14:textId="5E26B4CC" w:rsidR="00BF1FB6" w:rsidRDefault="00BF1FB6">
      <w:pPr>
        <w:rPr>
          <w:rFonts w:ascii="Arial" w:hAnsi="Arial"/>
          <w:i/>
          <w:sz w:val="22"/>
        </w:rPr>
      </w:pPr>
      <w:r>
        <w:rPr>
          <w:rFonts w:ascii="Arial" w:hAnsi="Arial"/>
          <w:i/>
          <w:sz w:val="22"/>
        </w:rPr>
        <w:t>Design and implementation of html headers -&gt; Vinh Duong</w:t>
      </w:r>
    </w:p>
    <w:p w14:paraId="0DF2D473" w14:textId="5AFC82A9" w:rsidR="004F3B30" w:rsidRDefault="004F3B30">
      <w:pPr>
        <w:rPr>
          <w:rFonts w:ascii="Arial" w:hAnsi="Arial"/>
          <w:i/>
          <w:sz w:val="22"/>
        </w:rPr>
      </w:pPr>
      <w:r>
        <w:rPr>
          <w:rFonts w:ascii="Arial" w:hAnsi="Arial"/>
          <w:i/>
          <w:sz w:val="22"/>
        </w:rPr>
        <w:t>Group Lead -&gt; Vinh Duong</w:t>
      </w:r>
    </w:p>
    <w:p w14:paraId="048FE5DE" w14:textId="1F72218F" w:rsidR="00BF1FB6" w:rsidRDefault="00BF1FB6">
      <w:pPr>
        <w:rPr>
          <w:rFonts w:ascii="Arial" w:hAnsi="Arial"/>
          <w:i/>
          <w:sz w:val="22"/>
        </w:rPr>
      </w:pPr>
    </w:p>
    <w:p w14:paraId="787E2F5B" w14:textId="3F4587BF" w:rsidR="00BF1FB6" w:rsidRDefault="00BF1FB6">
      <w:pPr>
        <w:rPr>
          <w:rFonts w:ascii="Arial" w:hAnsi="Arial"/>
          <w:i/>
          <w:sz w:val="22"/>
        </w:rPr>
      </w:pPr>
      <w:r>
        <w:rPr>
          <w:rFonts w:ascii="Arial" w:hAnsi="Arial"/>
          <w:i/>
          <w:sz w:val="22"/>
        </w:rPr>
        <w:t xml:space="preserve">Design and implementation of Main page and Play with Animal page -&gt; Seth </w:t>
      </w:r>
      <w:proofErr w:type="spellStart"/>
      <w:r>
        <w:rPr>
          <w:rFonts w:ascii="Arial" w:hAnsi="Arial"/>
          <w:i/>
          <w:sz w:val="22"/>
        </w:rPr>
        <w:t>Lanante</w:t>
      </w:r>
      <w:proofErr w:type="spellEnd"/>
      <w:r>
        <w:rPr>
          <w:rFonts w:ascii="Arial" w:hAnsi="Arial"/>
          <w:i/>
          <w:sz w:val="22"/>
        </w:rPr>
        <w:t xml:space="preserve">  </w:t>
      </w:r>
    </w:p>
    <w:p w14:paraId="69759130" w14:textId="1E970C57" w:rsidR="00BF1FB6" w:rsidRDefault="00BF1FB6">
      <w:pPr>
        <w:rPr>
          <w:rFonts w:ascii="Arial" w:hAnsi="Arial"/>
          <w:i/>
          <w:sz w:val="22"/>
        </w:rPr>
      </w:pPr>
      <w:r>
        <w:rPr>
          <w:rFonts w:ascii="Arial" w:hAnsi="Arial"/>
          <w:i/>
          <w:sz w:val="22"/>
        </w:rPr>
        <w:t xml:space="preserve">Initial layout of software testing -&gt; Seth </w:t>
      </w:r>
      <w:proofErr w:type="spellStart"/>
      <w:r>
        <w:rPr>
          <w:rFonts w:ascii="Arial" w:hAnsi="Arial"/>
          <w:i/>
          <w:sz w:val="22"/>
        </w:rPr>
        <w:t>Lanante</w:t>
      </w:r>
      <w:proofErr w:type="spellEnd"/>
    </w:p>
    <w:p w14:paraId="23C1376E" w14:textId="4DD3332F" w:rsidR="004F3B30" w:rsidRDefault="004F3B30">
      <w:pPr>
        <w:rPr>
          <w:rFonts w:ascii="Arial" w:hAnsi="Arial"/>
          <w:i/>
          <w:sz w:val="22"/>
        </w:rPr>
      </w:pPr>
      <w:r>
        <w:rPr>
          <w:rFonts w:ascii="Arial" w:hAnsi="Arial"/>
          <w:i/>
          <w:sz w:val="22"/>
        </w:rPr>
        <w:t xml:space="preserve">Co-design of class diagrams -&gt; Seth </w:t>
      </w:r>
      <w:proofErr w:type="spellStart"/>
      <w:r>
        <w:rPr>
          <w:rFonts w:ascii="Arial" w:hAnsi="Arial"/>
          <w:i/>
          <w:sz w:val="22"/>
        </w:rPr>
        <w:t>Lanante</w:t>
      </w:r>
      <w:proofErr w:type="spellEnd"/>
    </w:p>
    <w:p w14:paraId="7BE963E8" w14:textId="43AAA2E8" w:rsidR="00BF1FB6" w:rsidRDefault="00BF1FB6">
      <w:pPr>
        <w:rPr>
          <w:rFonts w:ascii="Arial" w:hAnsi="Arial"/>
          <w:i/>
          <w:sz w:val="22"/>
        </w:rPr>
      </w:pPr>
    </w:p>
    <w:p w14:paraId="04388037" w14:textId="10D2AF63" w:rsidR="00BF1FB6" w:rsidRDefault="004F3B30">
      <w:pPr>
        <w:rPr>
          <w:rFonts w:ascii="Arial" w:hAnsi="Arial"/>
          <w:i/>
          <w:sz w:val="22"/>
        </w:rPr>
      </w:pPr>
      <w:r>
        <w:rPr>
          <w:rFonts w:ascii="Arial" w:hAnsi="Arial"/>
          <w:i/>
          <w:sz w:val="22"/>
        </w:rPr>
        <w:t xml:space="preserve">Design and implantation of View Animal page -&gt; </w:t>
      </w:r>
      <w:r w:rsidRPr="004F3B30">
        <w:rPr>
          <w:rFonts w:ascii="Arial" w:hAnsi="Arial"/>
          <w:i/>
          <w:sz w:val="22"/>
        </w:rPr>
        <w:t xml:space="preserve">Yevgeniy </w:t>
      </w:r>
      <w:proofErr w:type="spellStart"/>
      <w:r w:rsidRPr="004F3B30">
        <w:rPr>
          <w:rFonts w:ascii="Arial" w:hAnsi="Arial"/>
          <w:i/>
          <w:sz w:val="22"/>
        </w:rPr>
        <w:t>Diriyenko</w:t>
      </w:r>
      <w:proofErr w:type="spellEnd"/>
    </w:p>
    <w:p w14:paraId="7D9F2A4D" w14:textId="59AEB65E" w:rsidR="004F3B30" w:rsidRDefault="004F3B30">
      <w:pPr>
        <w:rPr>
          <w:rFonts w:ascii="Arial" w:hAnsi="Arial"/>
          <w:i/>
          <w:sz w:val="22"/>
        </w:rPr>
      </w:pPr>
      <w:r>
        <w:rPr>
          <w:rFonts w:ascii="Arial" w:hAnsi="Arial"/>
          <w:i/>
          <w:sz w:val="22"/>
        </w:rPr>
        <w:t xml:space="preserve">Design of sequence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31A6F941" w14:textId="730EE2BA" w:rsidR="004F3B30" w:rsidRDefault="004F3B30">
      <w:pPr>
        <w:rPr>
          <w:rFonts w:ascii="Arial" w:hAnsi="Arial"/>
          <w:i/>
          <w:sz w:val="22"/>
        </w:rPr>
      </w:pPr>
      <w:r>
        <w:rPr>
          <w:rFonts w:ascii="Arial" w:hAnsi="Arial"/>
          <w:i/>
          <w:sz w:val="22"/>
        </w:rPr>
        <w:t xml:space="preserve">Co-design of class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5527FBD7" w14:textId="77777777" w:rsidR="00BE4A23" w:rsidRDefault="00BE4A23"/>
    <w:p w14:paraId="79F54284" w14:textId="77777777" w:rsidR="00BE4A23" w:rsidRDefault="00BE4A23"/>
    <w:p w14:paraId="5105B2DF" w14:textId="77777777" w:rsidR="00BE4A23" w:rsidRDefault="00A124BA">
      <w:pPr>
        <w:pStyle w:val="Heading2"/>
        <w:numPr>
          <w:ilvl w:val="1"/>
          <w:numId w:val="2"/>
        </w:numPr>
        <w:rPr>
          <w:rFonts w:ascii="Arial" w:hAnsi="Arial"/>
        </w:rPr>
      </w:pPr>
      <w:bookmarkStart w:id="46" w:name="_Toc226963039"/>
      <w:r>
        <w:rPr>
          <w:rFonts w:ascii="Arial" w:hAnsi="Arial"/>
        </w:rPr>
        <w:t>Challenges</w:t>
      </w:r>
      <w:bookmarkEnd w:id="46"/>
    </w:p>
    <w:p w14:paraId="6B469A5B" w14:textId="1E9598E1" w:rsidR="00BE4A23" w:rsidRDefault="004F3B30" w:rsidP="005C3869">
      <w:pPr>
        <w:ind w:firstLine="576"/>
      </w:pPr>
      <w:r>
        <w:t xml:space="preserve">Two of our group members were not able to view the final versions of the play with animal and feed animal pages. One of them was able to fix this by </w:t>
      </w:r>
      <w:r w:rsidR="005C3869">
        <w:t xml:space="preserve">switching from Google Chrome to Microsoft Edge when running the html code. We think this may be linked to how cookies are handled in the browser, but we </w:t>
      </w:r>
      <w:proofErr w:type="gramStart"/>
      <w:r w:rsidR="005C3869">
        <w:t>aren’t</w:t>
      </w:r>
      <w:proofErr w:type="gramEnd"/>
      <w:r w:rsidR="005C3869">
        <w:t xml:space="preserve"> certain. </w:t>
      </w:r>
    </w:p>
    <w:p w14:paraId="6C16C202" w14:textId="401DB180" w:rsidR="005C3869" w:rsidRDefault="005C3869"/>
    <w:p w14:paraId="4E2F4F32" w14:textId="3F574276" w:rsidR="005C3869" w:rsidRDefault="005C3869">
      <w:r>
        <w:tab/>
        <w:t xml:space="preserve">Finding a way to store animals took a bit of researching. Most methods we found were either difficult to implement or </w:t>
      </w:r>
      <w:proofErr w:type="gramStart"/>
      <w:r>
        <w:t>didn’t</w:t>
      </w:r>
      <w:proofErr w:type="gramEnd"/>
      <w:r>
        <w:t xml:space="preserve">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4DC959EB" w14:textId="7DD182D1" w:rsidR="008A573A" w:rsidRDefault="008A573A"/>
    <w:p w14:paraId="44E52415" w14:textId="77777777" w:rsidR="00AF5BFA" w:rsidRDefault="00AF5BFA"/>
    <w:p w14:paraId="0E9C7A5D" w14:textId="77777777" w:rsidR="00BE4A23" w:rsidRDefault="00BE4A23"/>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47" w:name="_Toc439994690"/>
      <w:bookmarkStart w:id="48" w:name="_Toc226963040"/>
      <w:bookmarkEnd w:id="47"/>
      <w:r>
        <w:rPr>
          <w:rFonts w:ascii="Arial" w:hAnsi="Arial"/>
          <w:color w:val="FFFFFF"/>
        </w:rPr>
        <w:lastRenderedPageBreak/>
        <w:t>Testing</w:t>
      </w:r>
      <w:bookmarkEnd w:id="48"/>
    </w:p>
    <w:p w14:paraId="493BC211" w14:textId="77777777" w:rsidR="00BE4A23" w:rsidRDefault="00A124BA">
      <w:pPr>
        <w:pStyle w:val="Heading2"/>
        <w:numPr>
          <w:ilvl w:val="0"/>
          <w:numId w:val="0"/>
        </w:numPr>
        <w:ind w:left="576"/>
        <w:rPr>
          <w:rFonts w:ascii="Arial" w:hAnsi="Arial"/>
          <w:b w:val="0"/>
          <w:sz w:val="22"/>
          <w:szCs w:val="22"/>
        </w:rPr>
      </w:pPr>
      <w:bookmarkStart w:id="49" w:name="_Toc4399946901"/>
      <w:bookmarkEnd w:id="49"/>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50" w:name="_Toc226963041"/>
      <w:r>
        <w:rPr>
          <w:rFonts w:ascii="Arial" w:hAnsi="Arial"/>
        </w:rPr>
        <w:t>Testing Plan</w:t>
      </w:r>
      <w:bookmarkEnd w:id="50"/>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77777777" w:rsidR="00BE4A23" w:rsidRDefault="00A124BA">
      <w:pPr>
        <w:pStyle w:val="template"/>
        <w:jc w:val="both"/>
      </w:pPr>
      <w:r>
        <w:t xml:space="preserve">TODO: Give a list of items or functions you want to test, </w:t>
      </w:r>
      <w:proofErr w:type="gramStart"/>
      <w:r>
        <w:t>and also</w:t>
      </w:r>
      <w:proofErr w:type="gramEnd"/>
      <w:r>
        <w:t xml:space="preserve"> a schedule for performing the testing. &gt;</w:t>
      </w:r>
    </w:p>
    <w:p w14:paraId="60260F05" w14:textId="77777777" w:rsidR="00BE4A23" w:rsidRDefault="00A124BA">
      <w:pPr>
        <w:pStyle w:val="Heading2"/>
        <w:numPr>
          <w:ilvl w:val="1"/>
          <w:numId w:val="2"/>
        </w:numPr>
        <w:rPr>
          <w:rFonts w:ascii="Arial" w:hAnsi="Arial"/>
        </w:rPr>
      </w:pPr>
      <w:bookmarkStart w:id="51" w:name="_Toc226963042"/>
      <w:r>
        <w:rPr>
          <w:rFonts w:ascii="Arial" w:hAnsi="Arial"/>
        </w:rPr>
        <w:t>Tests for Functional Requirements</w:t>
      </w:r>
      <w:bookmarkEnd w:id="51"/>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77777777" w:rsidR="00BE4A23" w:rsidRDefault="00A124BA">
      <w:pPr>
        <w:pStyle w:val="template"/>
        <w:jc w:val="both"/>
      </w:pPr>
      <w:r>
        <w:t>TODO: Provide a list of use cases or functions you have tested, as well as the testing results (</w:t>
      </w:r>
      <w:proofErr w:type="gramStart"/>
      <w:r>
        <w:t>whether or not</w:t>
      </w:r>
      <w:proofErr w:type="gramEnd"/>
      <w:r>
        <w:t xml:space="preserve"> the system passed the tests).&gt;</w:t>
      </w:r>
    </w:p>
    <w:p w14:paraId="038CE6B8" w14:textId="77777777" w:rsidR="00BE4A23" w:rsidRDefault="00A124BA">
      <w:pPr>
        <w:pStyle w:val="Heading2"/>
        <w:numPr>
          <w:ilvl w:val="1"/>
          <w:numId w:val="2"/>
        </w:numPr>
        <w:rPr>
          <w:rFonts w:ascii="Arial" w:hAnsi="Arial"/>
        </w:rPr>
      </w:pPr>
      <w:bookmarkStart w:id="52" w:name="_Toc226963043"/>
      <w:r>
        <w:rPr>
          <w:rFonts w:ascii="Arial" w:hAnsi="Arial"/>
        </w:rPr>
        <w:t>Tests for Non-functional Requirements</w:t>
      </w:r>
      <w:bookmarkEnd w:id="52"/>
    </w:p>
    <w:p w14:paraId="4F7BDFDC" w14:textId="77777777" w:rsidR="00BE4A23" w:rsidRDefault="00A124BA">
      <w:pPr>
        <w:pStyle w:val="template"/>
        <w:jc w:val="both"/>
      </w:pPr>
      <w:r>
        <w:t>&lt;</w:t>
      </w:r>
      <w:proofErr w:type="gramStart"/>
      <w:r>
        <w:rPr>
          <w:color w:val="0000FF"/>
        </w:rPr>
        <w:t>Similar to</w:t>
      </w:r>
      <w:proofErr w:type="gramEnd"/>
      <w:r>
        <w:rPr>
          <w:color w:val="0000FF"/>
        </w:rPr>
        <w:t xml:space="preserve"> the Section 4.2, but this section is for the non-functional requirements.</w:t>
      </w:r>
      <w:r>
        <w:t xml:space="preserve"> &gt;</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53" w:name="_Toc226963044"/>
      <w:r>
        <w:rPr>
          <w:rFonts w:ascii="Arial" w:hAnsi="Arial"/>
        </w:rPr>
        <w:t>Hardware and Software Requirements</w:t>
      </w:r>
      <w:bookmarkEnd w:id="53"/>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77777777" w:rsidR="00BE4A23" w:rsidRDefault="00BE4A23">
      <w:pPr>
        <w:pStyle w:val="template"/>
      </w:pP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54" w:name="_Toc226963045"/>
      <w:r>
        <w:rPr>
          <w:rFonts w:ascii="Arial" w:hAnsi="Arial"/>
          <w:color w:val="FFFFFF"/>
        </w:rPr>
        <w:lastRenderedPageBreak/>
        <w:t>Analysis</w:t>
      </w:r>
      <w:bookmarkEnd w:id="54"/>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77777777" w:rsidR="00BE4A23" w:rsidRDefault="00A124BA">
      <w:pPr>
        <w:pStyle w:val="template"/>
        <w:jc w:val="both"/>
      </w:pPr>
      <w:r>
        <w:t>TODO: Describe how many hours (approximately) each team member spent on the project, for each milestone, which milestone took the most effort and why. &gt;</w:t>
      </w:r>
      <w:bookmarkStart w:id="55" w:name="_Toc439994696"/>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55"/>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56" w:name="_Toc226963046"/>
      <w:r>
        <w:rPr>
          <w:rFonts w:ascii="Arial" w:hAnsi="Arial"/>
          <w:color w:val="FFFFFF"/>
        </w:rPr>
        <w:lastRenderedPageBreak/>
        <w:t>Conclusion</w:t>
      </w:r>
      <w:bookmarkEnd w:id="56"/>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13993563" w14:textId="77777777" w:rsidR="00BE4A23" w:rsidRDefault="00BE4A23"/>
    <w:p w14:paraId="77A1E45D" w14:textId="77777777" w:rsidR="00BE4A23" w:rsidRDefault="00BE4A23"/>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57" w:name="_Toc439994698"/>
      <w:bookmarkStart w:id="58" w:name="_Toc226963047"/>
      <w:r>
        <w:rPr>
          <w:rFonts w:ascii="Arial" w:hAnsi="Arial"/>
          <w:color w:val="FFFFFF"/>
        </w:rPr>
        <w:lastRenderedPageBreak/>
        <w:t xml:space="preserve">Appendix </w:t>
      </w:r>
      <w:bookmarkEnd w:id="57"/>
      <w:r>
        <w:rPr>
          <w:rFonts w:ascii="Arial" w:hAnsi="Arial"/>
          <w:color w:val="FFFFFF"/>
        </w:rPr>
        <w:t>A - Group Log</w:t>
      </w:r>
      <w:bookmarkEnd w:id="58"/>
    </w:p>
    <w:p w14:paraId="2411D955" w14:textId="77777777"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sectPr w:rsidR="00BE4A23">
      <w:headerReference w:type="default" r:id="rId25"/>
      <w:footerReference w:type="default" r:id="rId26"/>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39A02" w14:textId="77777777" w:rsidR="00A4661B" w:rsidRDefault="00A4661B">
      <w:pPr>
        <w:spacing w:line="240" w:lineRule="auto"/>
      </w:pPr>
      <w:r>
        <w:separator/>
      </w:r>
    </w:p>
  </w:endnote>
  <w:endnote w:type="continuationSeparator" w:id="0">
    <w:p w14:paraId="695A2DAB" w14:textId="77777777" w:rsidR="00A4661B" w:rsidRDefault="00A466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1D1D2" w14:textId="77777777" w:rsidR="00A4661B" w:rsidRDefault="00A4661B">
      <w:pPr>
        <w:spacing w:line="240" w:lineRule="auto"/>
      </w:pPr>
      <w:r>
        <w:separator/>
      </w:r>
    </w:p>
  </w:footnote>
  <w:footnote w:type="continuationSeparator" w:id="0">
    <w:p w14:paraId="300D1597" w14:textId="77777777" w:rsidR="00A4661B" w:rsidRDefault="00A466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w:t>
    </w:r>
    <w:proofErr w:type="spellStart"/>
    <w:r>
      <w:t>i</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Stevenson">
    <w15:presenceInfo w15:providerId="Windows Live" w15:userId="ded37735b76934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3238FA"/>
    <w:rsid w:val="00432CC3"/>
    <w:rsid w:val="004F3B30"/>
    <w:rsid w:val="005C3869"/>
    <w:rsid w:val="008A573A"/>
    <w:rsid w:val="00A124BA"/>
    <w:rsid w:val="00A4661B"/>
    <w:rsid w:val="00A900F7"/>
    <w:rsid w:val="00AF5BFA"/>
    <w:rsid w:val="00BE4A23"/>
    <w:rsid w:val="00BF1FB6"/>
    <w:rsid w:val="00C254EE"/>
    <w:rsid w:val="00DD26BE"/>
    <w:rsid w:val="00E17AE3"/>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7A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70231">
      <w:bodyDiv w:val="1"/>
      <w:marLeft w:val="0"/>
      <w:marRight w:val="0"/>
      <w:marTop w:val="0"/>
      <w:marBottom w:val="0"/>
      <w:divBdr>
        <w:top w:val="none" w:sz="0" w:space="0" w:color="auto"/>
        <w:left w:val="none" w:sz="0" w:space="0" w:color="auto"/>
        <w:bottom w:val="none" w:sz="0" w:space="0" w:color="auto"/>
        <w:right w:val="none" w:sz="0" w:space="0" w:color="auto"/>
      </w:divBdr>
    </w:div>
    <w:div w:id="1238051365">
      <w:bodyDiv w:val="1"/>
      <w:marLeft w:val="0"/>
      <w:marRight w:val="0"/>
      <w:marTop w:val="0"/>
      <w:marBottom w:val="0"/>
      <w:divBdr>
        <w:top w:val="none" w:sz="0" w:space="0" w:color="auto"/>
        <w:left w:val="none" w:sz="0" w:space="0" w:color="auto"/>
        <w:bottom w:val="none" w:sz="0" w:space="0" w:color="auto"/>
        <w:right w:val="none" w:sz="0" w:space="0" w:color="auto"/>
      </w:divBdr>
    </w:div>
    <w:div w:id="1669016902">
      <w:bodyDiv w:val="1"/>
      <w:marLeft w:val="0"/>
      <w:marRight w:val="0"/>
      <w:marTop w:val="0"/>
      <w:marBottom w:val="0"/>
      <w:divBdr>
        <w:top w:val="none" w:sz="0" w:space="0" w:color="auto"/>
        <w:left w:val="none" w:sz="0" w:space="0" w:color="auto"/>
        <w:bottom w:val="none" w:sz="0" w:space="0" w:color="auto"/>
        <w:right w:val="none" w:sz="0" w:space="0" w:color="auto"/>
      </w:divBdr>
    </w:div>
    <w:div w:id="1907496624">
      <w:bodyDiv w:val="1"/>
      <w:marLeft w:val="0"/>
      <w:marRight w:val="0"/>
      <w:marTop w:val="0"/>
      <w:marBottom w:val="0"/>
      <w:divBdr>
        <w:top w:val="none" w:sz="0" w:space="0" w:color="auto"/>
        <w:left w:val="none" w:sz="0" w:space="0" w:color="auto"/>
        <w:bottom w:val="none" w:sz="0" w:space="0" w:color="auto"/>
        <w:right w:val="none" w:sz="0" w:space="0" w:color="auto"/>
      </w:divBdr>
    </w:div>
    <w:div w:id="2064744378">
      <w:bodyDiv w:val="1"/>
      <w:marLeft w:val="0"/>
      <w:marRight w:val="0"/>
      <w:marTop w:val="0"/>
      <w:marBottom w:val="0"/>
      <w:divBdr>
        <w:top w:val="none" w:sz="0" w:space="0" w:color="auto"/>
        <w:left w:val="none" w:sz="0" w:space="0" w:color="auto"/>
        <w:bottom w:val="none" w:sz="0" w:space="0" w:color="auto"/>
        <w:right w:val="none" w:sz="0" w:space="0" w:color="auto"/>
      </w:divBdr>
    </w:div>
    <w:div w:id="2108424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17</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John Stevenson</cp:lastModifiedBy>
  <cp:revision>4</cp:revision>
  <cp:lastPrinted>2009-04-22T19:24:00Z</cp:lastPrinted>
  <dcterms:created xsi:type="dcterms:W3CDTF">2020-12-14T22:42:00Z</dcterms:created>
  <dcterms:modified xsi:type="dcterms:W3CDTF">2020-12-17T05:27:00Z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